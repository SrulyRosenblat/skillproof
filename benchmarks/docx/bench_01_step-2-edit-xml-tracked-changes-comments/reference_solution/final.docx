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Termination clause: </w:t>
      </w:r>
      <w:del w:id="1" w:author="Claude" w:date="2025-01-01T00:00:00Z">
        <w:r>
          <w:rPr>
            <w:b/>
            <w:color w:val="AA0000"/>
          </w:rPr>
          <w:delText>15 days notice</w:delText>
        </w:r>
      </w:del>
      <w:commentRangeStart w:id="0"/>
      <w:commentRangeStart w:id="1"/>
      <w:ins w:id="2" w:author="Claude" w:date="2025-01-01T00:00:00Z">
        <w:r>
          <w:rPr>
            <w:b/>
            <w:color w:val="AA0000"/>
          </w:rPr>
          <w:t>30 days’ written notice</w:t>
        </w:r>
      </w:ins>
      <w:commentRangeEnd w:id="1"/>
      <w:commentRangeEnd w:id="0"/>
      <w:r>
        <w:t>.</w:t>
      </w:r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pPr>
        <w:rPr>
          <w:del w:id="3" w:author="Claude" w:date="2025-01-01T00:00:00Z"/>
        </w:rPr>
      </w:pPr>
      <w:del w:id="4" w:author="Claude" w:date="2025-01-01T00:00:00Z">
        <w:r>
          <w:delText>Submit weekly status reports.</w:delText>
        </w:r>
      </w:del>
    </w:p>
    <w:p>
      <w:r>
        <w:t>Payment is due within ten days of invoice receipt.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0" w:author="Claude" w:date="2025-01-01T00:00:00Z">
    <w:p>
      <w:r>
        <w:t>Confirm that “30 days’ written notice” matches the negotiated draft.</w:t>
      </w:r>
    </w:p>
  </w:comment>
  <w:comment w:id="1" w:author="Claude" w:date="2025-01-01T00:00:00Z">
    <w:p>
      <w:r>
        <w:t>Confirmed. Counsel’s June 12 redline uses the same wording.</w:t>
      </w:r>
    </w:p>
  </w:comment>
</w:comments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Benchmark 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Tracked Changes Fixture</dc:title>
  <dc:creator>OpenAI Benchmark</dc:creator>
  <cp:lastModifiedBy>OpenAI Benchmark</cp:lastModifiedBy>
  <dcterms:created xsi:type="dcterms:W3CDTF">2025-01-01T00:00:00Z</dcterms:created>
  <dcterms:modified xsi:type="dcterms:W3CDTF">2025-01-01T00:00:00Z</dcterms:modified>
</cp:coreProperties>
</file>